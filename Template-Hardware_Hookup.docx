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66E370" w14:textId="77777777" w:rsidR="000D7716" w:rsidRDefault="00C839D2">
      <w:pPr>
        <w:jc w:val="right"/>
        <w:rPr>
          <w:del w:id="0" w:author="Windows User" w:date="2019-12-07T18:30:00Z"/>
        </w:rPr>
      </w:pPr>
      <w:del w:id="1" w:author="Windows User" w:date="2019-12-07T18:30:00Z">
        <w:r>
          <w:delText>Group Member Names:</w:delText>
        </w:r>
      </w:del>
    </w:p>
    <w:p w14:paraId="5E300E36" w14:textId="77777777" w:rsidR="000D7716" w:rsidRDefault="00C839D2">
      <w:pPr>
        <w:jc w:val="right"/>
        <w:rPr>
          <w:del w:id="2" w:author="Windows User" w:date="2019-12-07T18:30:00Z"/>
        </w:rPr>
      </w:pPr>
      <w:del w:id="3" w:author="Windows User" w:date="2019-12-07T18:30:00Z">
        <w:r>
          <w:delText>Course and Quarter:</w:delText>
        </w:r>
      </w:del>
    </w:p>
    <w:p w14:paraId="749E153D" w14:textId="77777777" w:rsidR="000D7716" w:rsidRDefault="00C839D2">
      <w:pPr>
        <w:jc w:val="right"/>
        <w:rPr>
          <w:del w:id="4" w:author="Windows User" w:date="2019-12-07T18:30:00Z"/>
        </w:rPr>
      </w:pPr>
      <w:del w:id="5" w:author="Windows User" w:date="2019-12-07T18:30:00Z">
        <w:r>
          <w:delText>Date:</w:delText>
        </w:r>
      </w:del>
    </w:p>
    <w:p w14:paraId="6FA1CD61" w14:textId="77777777" w:rsidR="000D7716" w:rsidRDefault="00C839D2">
      <w:pPr>
        <w:jc w:val="right"/>
        <w:rPr>
          <w:del w:id="6" w:author="Windows User" w:date="2019-12-07T18:30:00Z"/>
        </w:rPr>
      </w:pPr>
      <w:del w:id="7" w:author="Windows User" w:date="2019-12-07T18:30:00Z">
        <w:r>
          <w:delText>Revision Number:</w:delText>
        </w:r>
      </w:del>
    </w:p>
    <w:p w14:paraId="5F9EEA75" w14:textId="1B3E4894" w:rsidR="000D7716" w:rsidRDefault="006960FE">
      <w:pPr>
        <w:jc w:val="right"/>
        <w:rPr>
          <w:ins w:id="8" w:author="Windows User" w:date="2019-12-07T18:30:00Z"/>
        </w:rPr>
      </w:pPr>
      <w:ins w:id="9" w:author="Windows User" w:date="2019-12-07T18:30:00Z">
        <w:r>
          <w:t>Justin Valentine</w:t>
        </w:r>
      </w:ins>
    </w:p>
    <w:p w14:paraId="3F730BDD" w14:textId="42512FB7" w:rsidR="006960FE" w:rsidRDefault="006960FE">
      <w:pPr>
        <w:jc w:val="right"/>
        <w:rPr>
          <w:ins w:id="10" w:author="Windows User" w:date="2019-12-07T18:30:00Z"/>
        </w:rPr>
      </w:pPr>
      <w:ins w:id="11" w:author="Windows User" w:date="2019-12-07T18:30:00Z">
        <w:r>
          <w:t>Jason Ross</w:t>
        </w:r>
      </w:ins>
    </w:p>
    <w:p w14:paraId="3FA0605D" w14:textId="59D4ED29" w:rsidR="006960FE" w:rsidRDefault="006960FE">
      <w:pPr>
        <w:jc w:val="right"/>
        <w:rPr>
          <w:ins w:id="12" w:author="Windows User" w:date="2019-12-07T18:30:00Z"/>
        </w:rPr>
      </w:pPr>
      <w:ins w:id="13" w:author="Windows User" w:date="2019-12-07T18:30:00Z">
        <w:r>
          <w:t>Dalton Ellis</w:t>
        </w:r>
      </w:ins>
    </w:p>
    <w:p w14:paraId="589B2E96" w14:textId="1B9485D2" w:rsidR="006960FE" w:rsidRDefault="006960FE">
      <w:pPr>
        <w:jc w:val="right"/>
        <w:rPr>
          <w:ins w:id="14" w:author="Windows User" w:date="2019-12-07T18:30:00Z"/>
        </w:rPr>
      </w:pPr>
      <w:ins w:id="15" w:author="Windows User" w:date="2019-12-07T18:30:00Z">
        <w:r>
          <w:t>Ken Aoyagi</w:t>
        </w:r>
      </w:ins>
    </w:p>
    <w:p w14:paraId="6E9569A9" w14:textId="6C95B575" w:rsidR="000D7716" w:rsidRDefault="006960FE">
      <w:pPr>
        <w:jc w:val="right"/>
        <w:rPr>
          <w:ins w:id="16" w:author="Windows User" w:date="2019-12-07T18:30:00Z"/>
        </w:rPr>
      </w:pPr>
      <w:ins w:id="17" w:author="Windows User" w:date="2019-12-07T18:30:00Z">
        <w:r>
          <w:t>ENGR114 Fall T/R</w:t>
        </w:r>
      </w:ins>
    </w:p>
    <w:p w14:paraId="75036C75" w14:textId="17C6D277" w:rsidR="000D7716" w:rsidRDefault="006960FE">
      <w:pPr>
        <w:jc w:val="right"/>
        <w:rPr>
          <w:ins w:id="18" w:author="Windows User" w:date="2019-12-07T18:30:00Z"/>
        </w:rPr>
      </w:pPr>
      <w:ins w:id="19" w:author="Windows User" w:date="2019-12-07T18:30:00Z">
        <w:r>
          <w:t>12/7/2019</w:t>
        </w:r>
      </w:ins>
    </w:p>
    <w:p w14:paraId="74320FA8" w14:textId="77777777" w:rsidR="000D7716" w:rsidRDefault="000D7716">
      <w:pPr>
        <w:jc w:val="right"/>
      </w:pPr>
    </w:p>
    <w:p w14:paraId="3F8FA780" w14:textId="4D888BF8" w:rsidR="000D7716" w:rsidRDefault="00357825">
      <w:pPr>
        <w:jc w:val="center"/>
        <w:rPr>
          <w:b/>
        </w:rPr>
      </w:pPr>
      <w:r>
        <w:rPr>
          <w:b/>
        </w:rPr>
        <w:t>Balancing Car</w:t>
      </w:r>
    </w:p>
    <w:p w14:paraId="0519C2EE" w14:textId="77777777" w:rsidR="0079527D" w:rsidRDefault="0079527D"/>
    <w:p w14:paraId="4857C761" w14:textId="77777777" w:rsidR="000D7716" w:rsidRDefault="00C839D2">
      <w:pPr>
        <w:rPr>
          <w:b/>
        </w:rPr>
      </w:pPr>
      <w:r>
        <w:rPr>
          <w:b/>
        </w:rPr>
        <w:t>Hardware Setup:</w:t>
      </w:r>
    </w:p>
    <w:p w14:paraId="6A88A070" w14:textId="77777777" w:rsidR="000D7716" w:rsidRDefault="000D7716">
      <w:pPr>
        <w:rPr>
          <w:b/>
        </w:rPr>
      </w:pPr>
    </w:p>
    <w:p w14:paraId="167FDE7A" w14:textId="77777777" w:rsidR="000D7716" w:rsidRDefault="0079527D">
      <w:r>
        <w:t>Bill of Materials: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0"/>
        <w:gridCol w:w="1720"/>
        <w:gridCol w:w="1342"/>
        <w:gridCol w:w="4330"/>
        <w:gridCol w:w="718"/>
      </w:tblGrid>
      <w:tr w:rsidR="00037CDD" w14:paraId="25B9B10B" w14:textId="77777777" w:rsidTr="00037CDD">
        <w:trPr>
          <w:trHeight w:val="512"/>
        </w:trPr>
        <w:tc>
          <w:tcPr>
            <w:tcW w:w="812" w:type="dxa"/>
          </w:tcPr>
          <w:p w14:paraId="4286B67A" w14:textId="77777777" w:rsidR="0079527D" w:rsidRDefault="0079527D" w:rsidP="0079527D">
            <w:r>
              <w:t>Part Name</w:t>
            </w:r>
          </w:p>
        </w:tc>
        <w:tc>
          <w:tcPr>
            <w:tcW w:w="1096" w:type="dxa"/>
          </w:tcPr>
          <w:p w14:paraId="45133D16" w14:textId="77777777" w:rsidR="0079527D" w:rsidRDefault="0079527D" w:rsidP="0079527D">
            <w:r>
              <w:t>Purpose</w:t>
            </w:r>
          </w:p>
        </w:tc>
        <w:tc>
          <w:tcPr>
            <w:tcW w:w="872" w:type="dxa"/>
          </w:tcPr>
          <w:p w14:paraId="0E1B5BDF" w14:textId="77777777" w:rsidR="0079527D" w:rsidRDefault="0079527D" w:rsidP="0079527D">
            <w:r>
              <w:t>Item Name</w:t>
            </w:r>
          </w:p>
        </w:tc>
        <w:tc>
          <w:tcPr>
            <w:tcW w:w="5644" w:type="dxa"/>
          </w:tcPr>
          <w:p w14:paraId="4AA03C8C" w14:textId="77777777" w:rsidR="0079527D" w:rsidRDefault="0079527D" w:rsidP="0079527D">
            <w:r>
              <w:t>URL</w:t>
            </w:r>
          </w:p>
        </w:tc>
        <w:tc>
          <w:tcPr>
            <w:tcW w:w="503" w:type="dxa"/>
          </w:tcPr>
          <w:p w14:paraId="003FAC17" w14:textId="77777777" w:rsidR="0079527D" w:rsidRDefault="0079527D" w:rsidP="0079527D">
            <w:r>
              <w:t>Price</w:t>
            </w:r>
          </w:p>
        </w:tc>
      </w:tr>
      <w:tr w:rsidR="00037CDD" w14:paraId="102FCC40" w14:textId="77777777" w:rsidTr="00037CDD">
        <w:trPr>
          <w:trHeight w:val="512"/>
        </w:trPr>
        <w:tc>
          <w:tcPr>
            <w:tcW w:w="812" w:type="dxa"/>
          </w:tcPr>
          <w:p w14:paraId="5FC9BFCC" w14:textId="7CF41998" w:rsidR="0079527D" w:rsidRDefault="006960FE" w:rsidP="0079527D">
            <w:proofErr w:type="spellStart"/>
            <w:r>
              <w:t>Redboard</w:t>
            </w:r>
            <w:proofErr w:type="spellEnd"/>
          </w:p>
        </w:tc>
        <w:tc>
          <w:tcPr>
            <w:tcW w:w="1096" w:type="dxa"/>
          </w:tcPr>
          <w:p w14:paraId="59CFE44D" w14:textId="2AA67911" w:rsidR="0079527D" w:rsidRDefault="006960FE" w:rsidP="0079527D">
            <w:r>
              <w:t>Microprocessor</w:t>
            </w:r>
          </w:p>
        </w:tc>
        <w:tc>
          <w:tcPr>
            <w:tcW w:w="872" w:type="dxa"/>
          </w:tcPr>
          <w:p w14:paraId="17764D18" w14:textId="74AFC40A" w:rsidR="0079527D" w:rsidRDefault="006960FE" w:rsidP="0079527D">
            <w:r>
              <w:t>Arduino Uno</w:t>
            </w:r>
          </w:p>
        </w:tc>
        <w:tc>
          <w:tcPr>
            <w:tcW w:w="5644" w:type="dxa"/>
          </w:tcPr>
          <w:p w14:paraId="30785382" w14:textId="238A28FA" w:rsidR="0079527D" w:rsidRDefault="00AA31F7" w:rsidP="0079527D">
            <w:hyperlink r:id="rId4" w:history="1">
              <w:r w:rsidR="006960FE">
                <w:rPr>
                  <w:rStyle w:val="Hyperlink"/>
                </w:rPr>
                <w:t>https://www.sparkfun.com/products/15123</w:t>
              </w:r>
            </w:hyperlink>
          </w:p>
        </w:tc>
        <w:tc>
          <w:tcPr>
            <w:tcW w:w="503" w:type="dxa"/>
          </w:tcPr>
          <w:p w14:paraId="13286823" w14:textId="436628DC" w:rsidR="0079527D" w:rsidRDefault="006960FE" w:rsidP="0079527D">
            <w:r>
              <w:t>$20</w:t>
            </w:r>
          </w:p>
        </w:tc>
      </w:tr>
      <w:tr w:rsidR="00037CDD" w14:paraId="1C085626" w14:textId="77777777" w:rsidTr="00037CDD">
        <w:trPr>
          <w:trHeight w:val="1273"/>
        </w:trPr>
        <w:tc>
          <w:tcPr>
            <w:tcW w:w="812" w:type="dxa"/>
          </w:tcPr>
          <w:p w14:paraId="52E8DC62" w14:textId="77777777" w:rsidR="006960FE" w:rsidRPr="006960FE" w:rsidRDefault="006960FE" w:rsidP="0079527D">
            <w:pPr>
              <w:rPr>
                <w:sz w:val="20"/>
                <w:szCs w:val="20"/>
              </w:rPr>
            </w:pPr>
            <w:r w:rsidRPr="006960FE">
              <w:rPr>
                <w:sz w:val="20"/>
                <w:szCs w:val="20"/>
              </w:rPr>
              <w:t xml:space="preserve">Arduino and </w:t>
            </w:r>
          </w:p>
          <w:p w14:paraId="14BB7C4F" w14:textId="4A5B858D" w:rsidR="0079527D" w:rsidRPr="006960FE" w:rsidRDefault="006960FE" w:rsidP="0079527D">
            <w:pPr>
              <w:rPr>
                <w:sz w:val="20"/>
                <w:szCs w:val="20"/>
              </w:rPr>
            </w:pPr>
            <w:r w:rsidRPr="006960FE">
              <w:rPr>
                <w:sz w:val="20"/>
                <w:szCs w:val="20"/>
              </w:rPr>
              <w:t>breadboard holder</w:t>
            </w:r>
          </w:p>
        </w:tc>
        <w:tc>
          <w:tcPr>
            <w:tcW w:w="1096" w:type="dxa"/>
          </w:tcPr>
          <w:p w14:paraId="779C99FE" w14:textId="2C4FB17E" w:rsidR="0079527D" w:rsidRDefault="006960FE" w:rsidP="0079527D">
            <w:r>
              <w:t>Base for breadboard</w:t>
            </w:r>
          </w:p>
        </w:tc>
        <w:tc>
          <w:tcPr>
            <w:tcW w:w="872" w:type="dxa"/>
          </w:tcPr>
          <w:p w14:paraId="4DCCA76C" w14:textId="5B5BFAE3" w:rsidR="0079527D" w:rsidRDefault="006960FE" w:rsidP="0079527D">
            <w:r>
              <w:t>Arduino and breadboard holder</w:t>
            </w:r>
          </w:p>
        </w:tc>
        <w:tc>
          <w:tcPr>
            <w:tcW w:w="5644" w:type="dxa"/>
          </w:tcPr>
          <w:p w14:paraId="3F3FC7B4" w14:textId="7FFDCBBC" w:rsidR="0079527D" w:rsidRPr="00037CDD" w:rsidRDefault="00AA31F7" w:rsidP="006960FE">
            <w:pPr>
              <w:pStyle w:val="Heading1"/>
              <w:shd w:val="clear" w:color="auto" w:fill="FFFFFF"/>
              <w:spacing w:before="0" w:after="0"/>
              <w:outlineLvl w:val="0"/>
              <w:rPr>
                <w:sz w:val="20"/>
                <w:szCs w:val="20"/>
              </w:rPr>
            </w:pPr>
            <w:hyperlink r:id="rId5" w:history="1">
              <w:r w:rsidR="00037CDD" w:rsidRPr="00037CDD">
                <w:rPr>
                  <w:rStyle w:val="Hyperlink"/>
                  <w:sz w:val="20"/>
                  <w:szCs w:val="20"/>
                </w:rPr>
                <w:t>https://www.sparkfun.com/products/11235</w:t>
              </w:r>
            </w:hyperlink>
          </w:p>
        </w:tc>
        <w:tc>
          <w:tcPr>
            <w:tcW w:w="503" w:type="dxa"/>
          </w:tcPr>
          <w:p w14:paraId="0CDD2CB2" w14:textId="7780D77A" w:rsidR="0079527D" w:rsidRDefault="00037CDD" w:rsidP="0079527D">
            <w:r>
              <w:t>3.95</w:t>
            </w:r>
          </w:p>
        </w:tc>
      </w:tr>
      <w:tr w:rsidR="00037CDD" w14:paraId="4D724996" w14:textId="77777777" w:rsidTr="00037CDD">
        <w:trPr>
          <w:trHeight w:val="1017"/>
        </w:trPr>
        <w:tc>
          <w:tcPr>
            <w:tcW w:w="812" w:type="dxa"/>
          </w:tcPr>
          <w:p w14:paraId="06DDAD1A" w14:textId="2E3CAA23" w:rsidR="0079527D" w:rsidRDefault="00037CDD" w:rsidP="0079527D">
            <w:r>
              <w:t>Motor driver</w:t>
            </w:r>
          </w:p>
        </w:tc>
        <w:tc>
          <w:tcPr>
            <w:tcW w:w="1096" w:type="dxa"/>
          </w:tcPr>
          <w:p w14:paraId="014661E4" w14:textId="7C02278B" w:rsidR="0079527D" w:rsidRDefault="00037CDD" w:rsidP="0079527D">
            <w:r>
              <w:t>Controls voltage levels to motors</w:t>
            </w:r>
          </w:p>
        </w:tc>
        <w:tc>
          <w:tcPr>
            <w:tcW w:w="872" w:type="dxa"/>
          </w:tcPr>
          <w:p w14:paraId="401D5993" w14:textId="77777777" w:rsidR="00037CDD" w:rsidRPr="00037CDD" w:rsidRDefault="00037CDD" w:rsidP="00037CDD">
            <w:pPr>
              <w:pStyle w:val="Heading1"/>
              <w:shd w:val="clear" w:color="auto" w:fill="FFFFFF"/>
              <w:spacing w:before="0" w:after="0"/>
              <w:outlineLvl w:val="0"/>
              <w:rPr>
                <w:rFonts w:ascii="Helvetica" w:hAnsi="Helvetica" w:cs="Helvetica"/>
                <w:color w:val="555555"/>
                <w:sz w:val="20"/>
                <w:szCs w:val="20"/>
              </w:rPr>
            </w:pPr>
            <w:r w:rsidRPr="00037CDD">
              <w:rPr>
                <w:rFonts w:ascii="Helvetica" w:hAnsi="Helvetica" w:cs="Helvetica"/>
                <w:color w:val="555555"/>
                <w:sz w:val="20"/>
                <w:szCs w:val="20"/>
              </w:rPr>
              <w:t>Dual TB6612FNG</w:t>
            </w:r>
          </w:p>
          <w:p w14:paraId="04261816" w14:textId="77777777" w:rsidR="0079527D" w:rsidRDefault="0079527D" w:rsidP="0079527D"/>
        </w:tc>
        <w:tc>
          <w:tcPr>
            <w:tcW w:w="5644" w:type="dxa"/>
          </w:tcPr>
          <w:p w14:paraId="4476B692" w14:textId="7D0426DC" w:rsidR="0079527D" w:rsidRPr="00037CDD" w:rsidRDefault="00AA31F7" w:rsidP="00037CDD">
            <w:pPr>
              <w:pStyle w:val="Heading1"/>
              <w:shd w:val="clear" w:color="auto" w:fill="FFFFFF"/>
              <w:spacing w:before="0" w:after="0"/>
              <w:outlineLvl w:val="0"/>
              <w:rPr>
                <w:sz w:val="20"/>
                <w:szCs w:val="20"/>
              </w:rPr>
            </w:pPr>
            <w:hyperlink r:id="rId6" w:history="1">
              <w:r w:rsidR="00037CDD" w:rsidRPr="00037CDD">
                <w:rPr>
                  <w:rStyle w:val="Hyperlink"/>
                  <w:sz w:val="20"/>
                  <w:szCs w:val="20"/>
                </w:rPr>
                <w:t>https://www.sparkfun.com/products/14450</w:t>
              </w:r>
            </w:hyperlink>
          </w:p>
        </w:tc>
        <w:tc>
          <w:tcPr>
            <w:tcW w:w="503" w:type="dxa"/>
          </w:tcPr>
          <w:p w14:paraId="1946D551" w14:textId="4FE93A8E" w:rsidR="0079527D" w:rsidRDefault="00037CDD" w:rsidP="0079527D">
            <w:r>
              <w:t>5.45</w:t>
            </w:r>
          </w:p>
        </w:tc>
      </w:tr>
      <w:tr w:rsidR="00037CDD" w14:paraId="1F8A5242" w14:textId="77777777" w:rsidTr="00037CDD">
        <w:trPr>
          <w:trHeight w:val="1529"/>
        </w:trPr>
        <w:tc>
          <w:tcPr>
            <w:tcW w:w="812" w:type="dxa"/>
          </w:tcPr>
          <w:p w14:paraId="347DCC12" w14:textId="3BAA385F" w:rsidR="0079527D" w:rsidRPr="00037CDD" w:rsidRDefault="00037CDD" w:rsidP="0079527D">
            <w:pPr>
              <w:rPr>
                <w:sz w:val="16"/>
                <w:szCs w:val="16"/>
              </w:rPr>
            </w:pPr>
            <w:r w:rsidRPr="00037CDD">
              <w:rPr>
                <w:sz w:val="16"/>
                <w:szCs w:val="16"/>
              </w:rPr>
              <w:t>accelerometer</w:t>
            </w:r>
          </w:p>
        </w:tc>
        <w:tc>
          <w:tcPr>
            <w:tcW w:w="1096" w:type="dxa"/>
          </w:tcPr>
          <w:p w14:paraId="590A9A71" w14:textId="7B281E59" w:rsidR="0079527D" w:rsidRDefault="00037CDD" w:rsidP="0079527D">
            <w:r>
              <w:t>Sensing pitch level</w:t>
            </w:r>
          </w:p>
        </w:tc>
        <w:tc>
          <w:tcPr>
            <w:tcW w:w="872" w:type="dxa"/>
          </w:tcPr>
          <w:p w14:paraId="06D3BAF8" w14:textId="35AAF1CA" w:rsidR="0079527D" w:rsidRDefault="00037CDD" w:rsidP="0079527D">
            <w:r>
              <w:t>MPU 92/65</w:t>
            </w:r>
          </w:p>
        </w:tc>
        <w:tc>
          <w:tcPr>
            <w:tcW w:w="5644" w:type="dxa"/>
          </w:tcPr>
          <w:p w14:paraId="03B86E60" w14:textId="207399C6" w:rsidR="0079527D" w:rsidRDefault="00AA31F7" w:rsidP="0079527D">
            <w:hyperlink r:id="rId7" w:history="1">
              <w:r w:rsidR="00037CDD">
                <w:rPr>
                  <w:rStyle w:val="Hyperlink"/>
                </w:rPr>
                <w:t>https://www.banggood.com/buy/mpu-9265.html</w:t>
              </w:r>
            </w:hyperlink>
          </w:p>
        </w:tc>
        <w:tc>
          <w:tcPr>
            <w:tcW w:w="503" w:type="dxa"/>
          </w:tcPr>
          <w:p w14:paraId="556F07C7" w14:textId="42077544" w:rsidR="0079527D" w:rsidRDefault="00037CDD" w:rsidP="0079527D">
            <w:r>
              <w:t>12</w:t>
            </w:r>
          </w:p>
        </w:tc>
      </w:tr>
      <w:tr w:rsidR="00037CDD" w14:paraId="38A4C17D" w14:textId="77777777" w:rsidTr="00037CDD">
        <w:trPr>
          <w:trHeight w:val="1529"/>
        </w:trPr>
        <w:tc>
          <w:tcPr>
            <w:tcW w:w="812" w:type="dxa"/>
          </w:tcPr>
          <w:p w14:paraId="6D6BD96D" w14:textId="27ADE7FA" w:rsidR="00037CDD" w:rsidRPr="00037CDD" w:rsidRDefault="00037CDD" w:rsidP="0079527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Hobby gearmotor</w:t>
            </w:r>
          </w:p>
        </w:tc>
        <w:tc>
          <w:tcPr>
            <w:tcW w:w="1096" w:type="dxa"/>
          </w:tcPr>
          <w:p w14:paraId="5D811EA9" w14:textId="001B7F13" w:rsidR="00037CDD" w:rsidRDefault="00037CDD" w:rsidP="0079527D">
            <w:r>
              <w:t>Moves vehicle</w:t>
            </w:r>
          </w:p>
        </w:tc>
        <w:tc>
          <w:tcPr>
            <w:tcW w:w="872" w:type="dxa"/>
          </w:tcPr>
          <w:p w14:paraId="3D82212C" w14:textId="6E517085" w:rsidR="00037CDD" w:rsidRDefault="00037CDD" w:rsidP="0079527D">
            <w:r>
              <w:t>DG01D</w:t>
            </w:r>
          </w:p>
        </w:tc>
        <w:tc>
          <w:tcPr>
            <w:tcW w:w="5644" w:type="dxa"/>
          </w:tcPr>
          <w:p w14:paraId="443F5E6A" w14:textId="17A3A4B8" w:rsidR="00037CDD" w:rsidRDefault="00AA31F7" w:rsidP="0079527D">
            <w:hyperlink r:id="rId8" w:history="1">
              <w:r w:rsidR="00037CDD">
                <w:rPr>
                  <w:rStyle w:val="Hyperlink"/>
                </w:rPr>
                <w:t>https://www.sparkfun.com/products/13302</w:t>
              </w:r>
            </w:hyperlink>
          </w:p>
        </w:tc>
        <w:tc>
          <w:tcPr>
            <w:tcW w:w="503" w:type="dxa"/>
          </w:tcPr>
          <w:p w14:paraId="4E15E2A5" w14:textId="5B4718E5" w:rsidR="00037CDD" w:rsidRDefault="00037CDD" w:rsidP="0079527D">
            <w:r>
              <w:t>4.95</w:t>
            </w:r>
          </w:p>
        </w:tc>
      </w:tr>
      <w:tr w:rsidR="00037CDD" w14:paraId="1C53E967" w14:textId="77777777" w:rsidTr="00037CDD">
        <w:trPr>
          <w:trHeight w:val="1529"/>
        </w:trPr>
        <w:tc>
          <w:tcPr>
            <w:tcW w:w="812" w:type="dxa"/>
          </w:tcPr>
          <w:p w14:paraId="239FA151" w14:textId="5DED8229" w:rsidR="00037CDD" w:rsidRPr="00037CDD" w:rsidRDefault="00037CDD" w:rsidP="0079527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Wheels</w:t>
            </w:r>
          </w:p>
        </w:tc>
        <w:tc>
          <w:tcPr>
            <w:tcW w:w="1096" w:type="dxa"/>
          </w:tcPr>
          <w:p w14:paraId="3DFC7026" w14:textId="7EC8A2FE" w:rsidR="00037CDD" w:rsidRDefault="00037CDD" w:rsidP="0079527D">
            <w:r>
              <w:t>Provide rotational inertia and minimal points of contact to board</w:t>
            </w:r>
          </w:p>
        </w:tc>
        <w:tc>
          <w:tcPr>
            <w:tcW w:w="872" w:type="dxa"/>
          </w:tcPr>
          <w:p w14:paraId="186745D6" w14:textId="54D13459" w:rsidR="00037CDD" w:rsidRDefault="00037CDD" w:rsidP="0079527D">
            <w:r>
              <w:t>Wheel</w:t>
            </w:r>
          </w:p>
        </w:tc>
        <w:tc>
          <w:tcPr>
            <w:tcW w:w="5644" w:type="dxa"/>
          </w:tcPr>
          <w:p w14:paraId="4CEEE906" w14:textId="0FFD1243" w:rsidR="00037CDD" w:rsidRDefault="00AA31F7" w:rsidP="0079527D">
            <w:hyperlink r:id="rId9" w:history="1">
              <w:r w:rsidR="00037CDD">
                <w:rPr>
                  <w:rStyle w:val="Hyperlink"/>
                </w:rPr>
                <w:t>https://www.sparkfun.com/products/13259</w:t>
              </w:r>
            </w:hyperlink>
          </w:p>
        </w:tc>
        <w:tc>
          <w:tcPr>
            <w:tcW w:w="503" w:type="dxa"/>
          </w:tcPr>
          <w:p w14:paraId="046E738F" w14:textId="6E4A7B44" w:rsidR="00037CDD" w:rsidRDefault="00037CDD" w:rsidP="0079527D">
            <w:r>
              <w:t>2.95</w:t>
            </w:r>
          </w:p>
        </w:tc>
      </w:tr>
      <w:tr w:rsidR="00037CDD" w14:paraId="798C0CE5" w14:textId="77777777" w:rsidTr="00037CDD">
        <w:trPr>
          <w:trHeight w:val="1529"/>
        </w:trPr>
        <w:tc>
          <w:tcPr>
            <w:tcW w:w="812" w:type="dxa"/>
          </w:tcPr>
          <w:p w14:paraId="5A2DCD96" w14:textId="407FDAD5" w:rsidR="00037CDD" w:rsidRPr="00037CDD" w:rsidRDefault="00037CDD" w:rsidP="0079527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Seesaw</w:t>
            </w:r>
          </w:p>
        </w:tc>
        <w:tc>
          <w:tcPr>
            <w:tcW w:w="1096" w:type="dxa"/>
          </w:tcPr>
          <w:p w14:paraId="2A34E409" w14:textId="48777BD6" w:rsidR="00037CDD" w:rsidRDefault="00037CDD" w:rsidP="0079527D">
            <w:r>
              <w:t>Tilt car</w:t>
            </w:r>
          </w:p>
        </w:tc>
        <w:tc>
          <w:tcPr>
            <w:tcW w:w="872" w:type="dxa"/>
          </w:tcPr>
          <w:p w14:paraId="4A1D005D" w14:textId="2F61DA92" w:rsidR="00037CDD" w:rsidRDefault="00037CDD" w:rsidP="0079527D">
            <w:r>
              <w:t>Seesaw</w:t>
            </w:r>
          </w:p>
        </w:tc>
        <w:tc>
          <w:tcPr>
            <w:tcW w:w="5644" w:type="dxa"/>
          </w:tcPr>
          <w:p w14:paraId="55A3DA7B" w14:textId="6349D9BF" w:rsidR="00037CDD" w:rsidRDefault="00037CDD" w:rsidP="0079527D">
            <w:r>
              <w:t>HOMEMADE</w:t>
            </w:r>
          </w:p>
        </w:tc>
        <w:tc>
          <w:tcPr>
            <w:tcW w:w="503" w:type="dxa"/>
          </w:tcPr>
          <w:p w14:paraId="0A0193B4" w14:textId="2B93E1CA" w:rsidR="00037CDD" w:rsidRDefault="00037CDD" w:rsidP="0079527D">
            <w:r>
              <w:t>N/A</w:t>
            </w:r>
          </w:p>
        </w:tc>
      </w:tr>
      <w:tr w:rsidR="00037CDD" w14:paraId="65126214" w14:textId="77777777" w:rsidTr="00037CDD">
        <w:trPr>
          <w:trHeight w:val="1529"/>
        </w:trPr>
        <w:tc>
          <w:tcPr>
            <w:tcW w:w="812" w:type="dxa"/>
          </w:tcPr>
          <w:p w14:paraId="0CD7A95A" w14:textId="280487E7" w:rsidR="00037CDD" w:rsidRPr="00037CDD" w:rsidRDefault="00037CDD" w:rsidP="0079527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Jumper wires</w:t>
            </w:r>
          </w:p>
        </w:tc>
        <w:tc>
          <w:tcPr>
            <w:tcW w:w="1096" w:type="dxa"/>
          </w:tcPr>
          <w:p w14:paraId="4888946C" w14:textId="5753073F" w:rsidR="00037CDD" w:rsidRDefault="00783353" w:rsidP="0079527D">
            <w:r>
              <w:t>Facilitates flow of electrons with minimal resistance</w:t>
            </w:r>
          </w:p>
        </w:tc>
        <w:tc>
          <w:tcPr>
            <w:tcW w:w="872" w:type="dxa"/>
          </w:tcPr>
          <w:p w14:paraId="3AB2CBF3" w14:textId="0EE87AAB" w:rsidR="00037CDD" w:rsidRDefault="00783353" w:rsidP="0079527D">
            <w:r>
              <w:t>Jumper wires</w:t>
            </w:r>
          </w:p>
        </w:tc>
        <w:tc>
          <w:tcPr>
            <w:tcW w:w="5644" w:type="dxa"/>
          </w:tcPr>
          <w:p w14:paraId="78470583" w14:textId="21AF5A5E" w:rsidR="00037CDD" w:rsidRDefault="00AA31F7" w:rsidP="0079527D">
            <w:hyperlink r:id="rId10" w:history="1">
              <w:r w:rsidR="00783353">
                <w:rPr>
                  <w:rStyle w:val="Hyperlink"/>
                </w:rPr>
                <w:t>https://www.sparkfun.com/products/11026</w:t>
              </w:r>
            </w:hyperlink>
          </w:p>
        </w:tc>
        <w:tc>
          <w:tcPr>
            <w:tcW w:w="503" w:type="dxa"/>
          </w:tcPr>
          <w:p w14:paraId="57AB636E" w14:textId="79D95741" w:rsidR="00037CDD" w:rsidRDefault="00783353" w:rsidP="0079527D">
            <w:r>
              <w:t>2.25</w:t>
            </w:r>
          </w:p>
        </w:tc>
      </w:tr>
      <w:tr w:rsidR="00037CDD" w14:paraId="36894422" w14:textId="77777777" w:rsidTr="00037CDD">
        <w:trPr>
          <w:trHeight w:val="1529"/>
        </w:trPr>
        <w:tc>
          <w:tcPr>
            <w:tcW w:w="812" w:type="dxa"/>
          </w:tcPr>
          <w:p w14:paraId="0D49816B" w14:textId="31ED9390" w:rsidR="00037CDD" w:rsidRPr="00037CDD" w:rsidRDefault="00783353" w:rsidP="0079527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Mini power switch</w:t>
            </w:r>
          </w:p>
        </w:tc>
        <w:tc>
          <w:tcPr>
            <w:tcW w:w="1096" w:type="dxa"/>
          </w:tcPr>
          <w:p w14:paraId="57F6ABC7" w14:textId="5505FB79" w:rsidR="00037CDD" w:rsidRDefault="00783353" w:rsidP="0079527D">
            <w:r>
              <w:t>Turns off power</w:t>
            </w:r>
          </w:p>
        </w:tc>
        <w:tc>
          <w:tcPr>
            <w:tcW w:w="872" w:type="dxa"/>
          </w:tcPr>
          <w:p w14:paraId="2D28DD31" w14:textId="57C88672" w:rsidR="00037CDD" w:rsidRDefault="00783353" w:rsidP="0079527D">
            <w:r>
              <w:t>Mini power switch SPDT</w:t>
            </w:r>
          </w:p>
        </w:tc>
        <w:tc>
          <w:tcPr>
            <w:tcW w:w="5644" w:type="dxa"/>
          </w:tcPr>
          <w:p w14:paraId="13BA69DC" w14:textId="4371A0C1" w:rsidR="00037CDD" w:rsidRDefault="00AA31F7" w:rsidP="0079527D">
            <w:hyperlink r:id="rId11" w:history="1">
              <w:r w:rsidR="00783353">
                <w:rPr>
                  <w:rStyle w:val="Hyperlink"/>
                </w:rPr>
                <w:t>https://www.sparkfun.com/products/102</w:t>
              </w:r>
            </w:hyperlink>
          </w:p>
        </w:tc>
        <w:tc>
          <w:tcPr>
            <w:tcW w:w="503" w:type="dxa"/>
          </w:tcPr>
          <w:p w14:paraId="717BD437" w14:textId="140C0493" w:rsidR="00037CDD" w:rsidRDefault="00783353" w:rsidP="0079527D">
            <w:r>
              <w:t>1.50</w:t>
            </w:r>
          </w:p>
        </w:tc>
      </w:tr>
    </w:tbl>
    <w:p w14:paraId="18827636" w14:textId="77777777" w:rsidR="0079527D" w:rsidRDefault="0079527D"/>
    <w:p w14:paraId="010A8B09" w14:textId="77777777" w:rsidR="0079527D" w:rsidRDefault="0079527D"/>
    <w:p w14:paraId="76501B15" w14:textId="77777777" w:rsidR="00037CDD" w:rsidRDefault="00037CDD"/>
    <w:p w14:paraId="04C0A316" w14:textId="77777777" w:rsidR="00037CDD" w:rsidRDefault="00037CDD"/>
    <w:p w14:paraId="623C95CC" w14:textId="77777777" w:rsidR="00037CDD" w:rsidRDefault="00037CDD"/>
    <w:p w14:paraId="73510D9A" w14:textId="77777777" w:rsidR="00037CDD" w:rsidRDefault="00037CDD"/>
    <w:p w14:paraId="0C84939E" w14:textId="3727AFF2" w:rsidR="0079527D" w:rsidRDefault="0079527D">
      <w:r>
        <w:t>Hookup Guide:</w:t>
      </w:r>
    </w:p>
    <w:p w14:paraId="75FE38E5" w14:textId="1EC73AFA" w:rsidR="00604B38" w:rsidRDefault="000E5147">
      <w:r>
        <w:t>See image below:</w:t>
      </w:r>
    </w:p>
    <w:p w14:paraId="31C93E05" w14:textId="5BAEFEB9" w:rsidR="0079527D" w:rsidRDefault="000E5147"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7CC20D7E" wp14:editId="3A96BD29">
            <wp:extent cx="5943600" cy="4810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0B34" w14:textId="07252AE3" w:rsidR="0079527D" w:rsidRDefault="00AA31F7">
      <w:r>
        <w:rPr>
          <w:b/>
          <w:bCs/>
          <w:noProof/>
          <w:bdr w:val="none" w:sz="0" w:space="0" w:color="auto" w:frame="1"/>
        </w:rPr>
        <w:lastRenderedPageBreak/>
        <w:drawing>
          <wp:inline distT="0" distB="0" distL="0" distR="0" wp14:anchorId="14A99A3C" wp14:editId="2A472A0E">
            <wp:extent cx="3059430" cy="408813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0" w:name="_GoBack"/>
      <w:bookmarkEnd w:id="20"/>
    </w:p>
    <w:p w14:paraId="3C9283A1" w14:textId="1C83C208" w:rsidR="000D7716" w:rsidRDefault="000D7716" w:rsidP="00604B38"/>
    <w:p w14:paraId="5BD09286" w14:textId="77777777" w:rsidR="000D7716" w:rsidRDefault="000D7716"/>
    <w:p w14:paraId="6B92131E" w14:textId="77777777" w:rsidR="000D7716" w:rsidRDefault="000D7716"/>
    <w:p w14:paraId="5DF44A13" w14:textId="77777777" w:rsidR="000D7716" w:rsidRDefault="000D7716"/>
    <w:sectPr w:rsidR="000D7716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716"/>
    <w:rsid w:val="00037CDD"/>
    <w:rsid w:val="000D7716"/>
    <w:rsid w:val="000E5147"/>
    <w:rsid w:val="002F569D"/>
    <w:rsid w:val="00357825"/>
    <w:rsid w:val="00604B38"/>
    <w:rsid w:val="006960FE"/>
    <w:rsid w:val="00783353"/>
    <w:rsid w:val="0079527D"/>
    <w:rsid w:val="00AA31F7"/>
    <w:rsid w:val="00C83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4160E"/>
  <w15:docId w15:val="{A522B33C-D80E-4E55-A58C-E716AACD2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79527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6960FE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60F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0F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6960F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54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parkfun.com/products/13302" TargetMode="External"/><Relationship Id="rId13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www.banggood.com/buy/mpu-9265.html" TargetMode="External"/><Relationship Id="rId12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sparkfun.com/products/14450" TargetMode="External"/><Relationship Id="rId11" Type="http://schemas.openxmlformats.org/officeDocument/2006/relationships/hyperlink" Target="https://www.sparkfun.com/products/102" TargetMode="External"/><Relationship Id="rId5" Type="http://schemas.openxmlformats.org/officeDocument/2006/relationships/hyperlink" Target="https://www.sparkfun.com/products/11235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www.sparkfun.com/products/11026" TargetMode="External"/><Relationship Id="rId4" Type="http://schemas.openxmlformats.org/officeDocument/2006/relationships/hyperlink" Target="https://www.sparkfun.com/products/15123" TargetMode="External"/><Relationship Id="rId9" Type="http://schemas.openxmlformats.org/officeDocument/2006/relationships/hyperlink" Target="https://www.sparkfun.com/products/13259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Portland Community College</Company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Kazarinoff, Peter</dc:creator>
  <cp:lastModifiedBy>Dalton Ellis</cp:lastModifiedBy>
  <cp:revision>3</cp:revision>
  <dcterms:created xsi:type="dcterms:W3CDTF">2019-12-08T03:00:00Z</dcterms:created>
  <dcterms:modified xsi:type="dcterms:W3CDTF">2019-12-08T03:09:00Z</dcterms:modified>
</cp:coreProperties>
</file>